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3"/>
        <w:jc w:val="right"/>
      </w:pPr>
      <w:r>
        <w:t>Edge Heading</w:t>
      </w:r>
    </w:p>
    <w:p>
      <w:r>
        <w:t xml:space="preserve">a </w:t>
        <w:tab/>
        <w:t>b</w:t>
        <w:br/>
        <w:t>c</w:t>
        <w:br w:type="page"/>
        <w:t>d</w:t>
        <w:br w:type="column"/>
        <w:cr/>
        <w:noBreakHyphen/>
        <w:ptab/>
        <w:t/>
        <w:softHyphen/>
        <w:sym/>
      </w:r>
      <w:ins w:id="1">
        <w:r>
          <w:t>inserted</w:t>
        </w:r>
      </w:ins>
      <w:smartTag>
        <w:r>
          <w:t>smart</w:t>
        </w:r>
      </w:smartTag>
      <w:hyperlink>
        <w:r>
          <w:t>link</w:t>
        </w:r>
        <w:ins>
          <w:r>
            <w:t>x</w:t>
          </w:r>
        </w:ins>
      </w:hyperlink>
      <w:r>
        <w:t>tail</w:t>
        <w:instrText>PAGE</w:instrText>
        <w:delText>gone</w:delText>
      </w:r>
    </w:p>
    <w:p>
      <w:pPr>
        <w:pStyle w:val="Strong"/>
        <w:jc w:val="both"/>
      </w:pPr>
      <w:r>
        <w:rPr>
          <w:b w:val="0"/>
          <w:i w:val="on"/>
          <w:u w:val="words"/>
          <w:sz w:val="21"/>
          <w:rFonts w:ascii=""/>
        </w:rPr>
        <w:t>char style id falls back to default</w:t>
      </w:r>
      <w:r>
        <w:rPr>
          <w:b/>
          <w:u/>
          <w:sz w:val="12pt"/>
          <w:rFonts w:ascii="Courier New" w:hAnsi="X"/>
        </w:rPr>
        <w:t>pt size</w:t>
      </w:r>
      <w:r>
        <w:rPr>
          <w:sz w:val="0"/>
          <w:u w:val="none"/>
        </w:rPr>
        <w:t>zero size</w:t>
      </w:r>
    </w:p>
    <w:p>
      <w:pPr>
        <w:pStyle w:val="Head"/>
      </w:pPr>
      <w:r>
        <w:t>Plain Heading</w:t>
      </w:r>
    </w:p>
    <w:p>
      <w:pPr>
        <w:pStyle w:val="Missing"/>
        <w:jc w:val="center"/>
      </w:pPr>
      <w:r>
        <w:t>unknown style id</w:t>
      </w:r>
    </w:p>
    <w:p>
      <w:pPr>
        <w:pStyle w:val="HeadingX"/>
      </w:pPr>
      <w:r>
        <w:t>Heading Extra Text</w:t>
      </w:r>
    </w:p>
    <w:p>
      <w:pPr>
        <w:pStyle w:val="Caption"/>
        <w:numPr>
          <w:ilvl w:val="0"/>
          <w:numId w:val="1"/>
        </w:numPr>
      </w:pPr>
      <w:r>
        <w:t>  Caption text  </w:t>
      </w:r>
    </w:p>
    <w:tbl>
      <w:tblGrid>
        <w:gridCol/>
        <w:gridCol/>
        <w:gridCol/>
        <w:gridCol/>
      </w:tblGrid>
      <w:tr>
        <w:trPr>
          <w:gridBefore w:val="1"/>
        </w:trPr>
        <w:tc>
          <w:tcPr>
            <w:gridSpan w:val="2"/>
            <w:vMerge w:val="restart"/>
          </w:tcPr>
          <w:p>
            <w:r>
              <w:t>top</w:t>
            </w:r>
          </w:p>
        </w:tc>
        <w:tc>
          <w:p>
            <w:r>
              <w:t>r</w:t>
            </w:r>
          </w:p>
        </w:tc>
      </w:tr>
      <w:tr>
        <w:trPr>
          <w:gridBefore w:val="1"/>
        </w:trPr>
        <w:tc>
          <w:tcPr>
            <w:gridSpan w:val="2"/>
            <w:vMerge/>
          </w:tcPr>
          <w:p/>
        </w:tc>
        <w:tc>
          <w:p>
            <w:r>
              <w:t>s</w:t>
            </w:r>
          </w:p>
          <w:p>
            <w:r>
              <w:t>t</w:t>
            </w:r>
          </w:p>
        </w:tc>
      </w:tr>
      <w:tr>
        <w:tc>
          <w:p>
            <w:r>
              <w:t>u</w:t>
            </w:r>
          </w:p>
        </w:tc>
        <w:tc>
          <w:tcPr>
            <w:gridSpan w:val="0"/>
          </w:tcPr>
          <w:p>
            <w:r>
              <w:t>zero span</w:t>
            </w:r>
          </w:p>
        </w:tc>
      </w:tr>
    </w:tbl>
    <w:tbl>
      <w:tblGrid/>
    </w:tbl>
    <w:sdt>
      <w:sdtContent>
        <w:p>
          <w:r>
            <w:t>in sdt</w:t>
          </w:r>
        </w:p>
      </w:sdtContent>
    </w:sdt>
    <w:p>
      <w:r>
        <w:t>Final &amp; done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Edge Doc</dc:title>
  <dc:creator/>
  <dcterms:created xsi:type="dcterms:W3CDTF">2020-05-06T07:08:09+02:00</dcterms:created>
  <dcterms:modified xsi:type="dcterms:W3CDTF">not a date</dcterms:modified>
  <cp:lastModifiedBy>Zed</cp:lastModifiedBy>
  <cp:keywords>k</cp:keywords>
</cp:coreProperties>
</file>